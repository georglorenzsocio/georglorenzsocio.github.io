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C6AF54" w14:textId="77777777" w:rsidR="000B72B9" w:rsidRDefault="000B72B9" w:rsidP="000B72B9">
      <w:pPr>
        <w:pStyle w:val="NormalWeb"/>
        <w:spacing w:before="0" w:beforeAutospacing="0" w:after="225" w:afterAutospacing="0"/>
        <w:rPr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 xml:space="preserve">I am </w:t>
      </w:r>
      <w:r w:rsidRPr="000B72B9">
        <w:rPr>
          <w:rFonts w:ascii="Segoe UI" w:hAnsi="Segoe UI" w:cs="Segoe UI"/>
          <w:b/>
          <w:bCs/>
          <w:color w:val="111111"/>
          <w:rPrChange w:id="0" w:author="Lorenz, G. (Georg)" w:date="2026-07-31T12:12:00Z" w16du:dateUtc="2026-07-31T10:12:00Z">
            <w:rPr>
              <w:rFonts w:ascii="Segoe UI" w:hAnsi="Segoe UI" w:cs="Segoe UI"/>
              <w:color w:val="111111"/>
            </w:rPr>
          </w:rPrChange>
        </w:rPr>
        <w:t>Assistant Professor</w:t>
      </w:r>
      <w:r>
        <w:rPr>
          <w:rFonts w:ascii="Segoe UI" w:hAnsi="Segoe UI" w:cs="Segoe UI"/>
          <w:color w:val="111111"/>
        </w:rPr>
        <w:t xml:space="preserve"> at the </w:t>
      </w:r>
      <w:commentRangeStart w:id="1"/>
      <w:r>
        <w:rPr>
          <w:rFonts w:ascii="Segoe UI" w:hAnsi="Segoe UI" w:cs="Segoe UI"/>
          <w:color w:val="111111"/>
        </w:rPr>
        <w:t xml:space="preserve">Department of Sociology </w:t>
      </w:r>
      <w:commentRangeEnd w:id="1"/>
      <w:r>
        <w:rPr>
          <w:rStyle w:val="CommentReference"/>
          <w:rFonts w:ascii="Segoe UI" w:hAnsi="Segoe UI" w:cs="Segoe UI"/>
          <w:color w:val="111111"/>
          <w:sz w:val="24"/>
          <w:szCs w:val="24"/>
        </w:rPr>
        <w:commentReference w:id="1"/>
      </w:r>
      <w:r>
        <w:rPr>
          <w:rFonts w:ascii="Segoe UI" w:hAnsi="Segoe UI" w:cs="Segoe UI"/>
          <w:color w:val="111111"/>
        </w:rPr>
        <w:t>at Utrecht University (the Netherlands).</w:t>
      </w:r>
    </w:p>
    <w:p w14:paraId="0E40E337" w14:textId="77777777" w:rsidR="000B72B9" w:rsidRDefault="000B72B9" w:rsidP="000B72B9">
      <w:pPr>
        <w:pStyle w:val="NormalWeb"/>
        <w:spacing w:before="0" w:beforeAutospacing="0" w:after="225" w:afterAutospacing="0"/>
        <w:rPr>
          <w:ins w:id="2" w:author="Lorenz, G. (Georg)" w:date="2026-07-31T12:13:00Z" w16du:dateUtc="2026-07-31T10:13:00Z"/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>I obtained my PhD in social sciences (‘</w:t>
      </w:r>
      <w:r w:rsidRPr="000B72B9">
        <w:rPr>
          <w:rFonts w:ascii="Segoe UI" w:hAnsi="Segoe UI" w:cs="Segoe UI"/>
          <w:i/>
          <w:iCs/>
          <w:color w:val="111111"/>
          <w:rPrChange w:id="3" w:author="Lorenz, G. (Georg)" w:date="2026-07-31T12:08:00Z" w16du:dateUtc="2026-07-31T10:08:00Z">
            <w:rPr>
              <w:rFonts w:ascii="Segoe UI" w:hAnsi="Segoe UI" w:cs="Segoe UI"/>
              <w:color w:val="111111"/>
            </w:rPr>
          </w:rPrChange>
        </w:rPr>
        <w:t>summa cum laude</w:t>
      </w:r>
      <w:r w:rsidRPr="000B72B9">
        <w:rPr>
          <w:rFonts w:ascii="Segoe UI" w:hAnsi="Segoe UI" w:cs="Segoe UI"/>
          <w:color w:val="111111"/>
        </w:rPr>
        <w:t>’</w:t>
      </w:r>
      <w:r>
        <w:rPr>
          <w:rFonts w:ascii="Segoe UI" w:hAnsi="Segoe UI" w:cs="Segoe UI"/>
          <w:color w:val="111111"/>
        </w:rPr>
        <w:t>) in 2017 from the University of Bamberg, Germany. Afterwards, I held positions as project coordinator (Humboldt-University of Berlin), project leader (Leipzig University), and research group leader (University of Potsdam).</w:t>
      </w:r>
    </w:p>
    <w:p w14:paraId="44F2A946" w14:textId="4D91D184" w:rsidR="00D82B9A" w:rsidDel="00D82B9A" w:rsidRDefault="00D82B9A" w:rsidP="000B72B9">
      <w:pPr>
        <w:pStyle w:val="NormalWeb"/>
        <w:spacing w:before="0" w:beforeAutospacing="0" w:after="225" w:afterAutospacing="0"/>
        <w:rPr>
          <w:del w:id="4" w:author="Lorenz, G. (Georg)" w:date="2026-07-31T12:13:00Z" w16du:dateUtc="2026-07-31T10:13:00Z"/>
          <w:rFonts w:ascii="Segoe UI" w:hAnsi="Segoe UI" w:cs="Segoe UI"/>
          <w:color w:val="111111"/>
        </w:rPr>
      </w:pPr>
    </w:p>
    <w:p w14:paraId="6A596335" w14:textId="54D407DE" w:rsidR="000B72B9" w:rsidRDefault="000B72B9" w:rsidP="000B72B9">
      <w:pPr>
        <w:pStyle w:val="NormalWeb"/>
        <w:spacing w:before="0" w:beforeAutospacing="0" w:after="225" w:afterAutospacing="0"/>
        <w:rPr>
          <w:rFonts w:ascii="Segoe UI" w:hAnsi="Segoe UI" w:cs="Segoe UI"/>
          <w:color w:val="111111"/>
        </w:rPr>
      </w:pPr>
      <w:del w:id="5" w:author="Lorenz, G. (Georg)" w:date="2026-07-31T12:08:00Z" w16du:dateUtc="2026-07-31T10:08:00Z">
        <w:r w:rsidRPr="000B72B9" w:rsidDel="000B72B9">
          <w:rPr>
            <w:rFonts w:ascii="Segoe UI" w:hAnsi="Segoe UI" w:cs="Segoe UI"/>
            <w:b/>
            <w:bCs/>
            <w:color w:val="111111"/>
            <w:rPrChange w:id="6" w:author="Lorenz, G. (Georg)" w:date="2026-07-31T12:09:00Z" w16du:dateUtc="2026-07-31T10:09:00Z">
              <w:rPr>
                <w:rFonts w:ascii="Segoe UI" w:hAnsi="Segoe UI" w:cs="Segoe UI"/>
                <w:color w:val="111111"/>
              </w:rPr>
            </w:rPrChange>
          </w:rPr>
          <w:delText>Contemporary societal transformations, including migration, increasing diversity, demographic change, and digitalization, are fundamentally reshaping the social structure and everyday life of modern societies.</w:delText>
        </w:r>
        <w:r w:rsidRPr="000B72B9" w:rsidDel="000B72B9">
          <w:rPr>
            <w:rStyle w:val="apple-converted-space"/>
            <w:rFonts w:ascii="Segoe UI" w:hAnsi="Segoe UI" w:cs="Segoe UI"/>
            <w:b/>
            <w:bCs/>
            <w:color w:val="111111"/>
            <w:rPrChange w:id="7" w:author="Lorenz, G. (Georg)" w:date="2026-07-31T12:09:00Z" w16du:dateUtc="2026-07-31T10:09:00Z">
              <w:rPr>
                <w:rStyle w:val="apple-converted-space"/>
                <w:rFonts w:ascii="Segoe UI" w:hAnsi="Segoe UI" w:cs="Segoe UI"/>
                <w:color w:val="111111"/>
              </w:rPr>
            </w:rPrChange>
          </w:rPr>
          <w:delText> </w:delText>
        </w:r>
      </w:del>
      <w:r w:rsidRPr="000B72B9">
        <w:rPr>
          <w:rStyle w:val="Strong"/>
          <w:rFonts w:ascii="Segoe UI" w:hAnsi="Segoe UI" w:cs="Segoe UI"/>
          <w:b w:val="0"/>
          <w:color w:val="111111"/>
          <w:rPrChange w:id="8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 xml:space="preserve">My </w:t>
      </w:r>
      <w:commentRangeStart w:id="9"/>
      <w:r w:rsidRPr="000B72B9">
        <w:rPr>
          <w:rStyle w:val="Strong"/>
          <w:rFonts w:ascii="Segoe UI" w:hAnsi="Segoe UI" w:cs="Segoe UI"/>
          <w:b w:val="0"/>
          <w:color w:val="111111"/>
          <w:rPrChange w:id="10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 xml:space="preserve">research </w:t>
      </w:r>
      <w:commentRangeEnd w:id="9"/>
      <w:r w:rsidR="00D82B9A" w:rsidRPr="000B72B9">
        <w:rPr>
          <w:rStyle w:val="CommentReference"/>
          <w:rFonts w:ascii="Segoe UI" w:hAnsi="Segoe UI" w:cs="Segoe UI"/>
          <w:bCs/>
          <w:color w:val="111111"/>
          <w:sz w:val="24"/>
          <w:szCs w:val="24"/>
          <w:rPrChange w:id="11" w:author="Lorenz, G. (Georg)" w:date="2026-07-31T12:09:00Z" w16du:dateUtc="2026-07-31T10:09:00Z">
            <w:rPr>
              <w:rStyle w:val="CommentReference"/>
              <w:rFonts w:ascii="Segoe UI" w:hAnsi="Segoe UI" w:cs="Segoe UI"/>
              <w:b/>
              <w:bCs/>
              <w:color w:val="111111"/>
              <w:sz w:val="24"/>
              <w:szCs w:val="24"/>
            </w:rPr>
          </w:rPrChange>
        </w:rPr>
        <w:commentReference w:id="9"/>
      </w:r>
      <w:r w:rsidRPr="000B72B9">
        <w:rPr>
          <w:rStyle w:val="Strong"/>
          <w:rFonts w:ascii="Segoe UI" w:hAnsi="Segoe UI" w:cs="Segoe UI"/>
          <w:b w:val="0"/>
          <w:color w:val="111111"/>
          <w:rPrChange w:id="12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>examines how</w:t>
      </w:r>
      <w:r>
        <w:rPr>
          <w:rStyle w:val="Strong"/>
          <w:rFonts w:ascii="Segoe UI" w:hAnsi="Segoe UI" w:cs="Segoe UI"/>
          <w:color w:val="111111"/>
        </w:rPr>
        <w:t xml:space="preserve"> </w:t>
      </w:r>
      <w:ins w:id="13" w:author="Lorenz, G. (Georg)" w:date="2026-07-31T12:09:00Z" w16du:dateUtc="2026-07-31T10:09:00Z">
        <w:r>
          <w:rPr>
            <w:rStyle w:val="Strong"/>
            <w:rFonts w:ascii="Segoe UI" w:hAnsi="Segoe UI" w:cs="Segoe UI"/>
            <w:color w:val="111111"/>
          </w:rPr>
          <w:t xml:space="preserve">societal </w:t>
        </w:r>
      </w:ins>
      <w:del w:id="14" w:author="Lorenz, G. (Georg)" w:date="2026-07-31T12:08:00Z" w16du:dateUtc="2026-07-31T10:08:00Z">
        <w:r w:rsidDel="000B72B9">
          <w:rPr>
            <w:rStyle w:val="Strong"/>
            <w:rFonts w:ascii="Segoe UI" w:hAnsi="Segoe UI" w:cs="Segoe UI"/>
            <w:color w:val="111111"/>
          </w:rPr>
          <w:delText xml:space="preserve">these </w:delText>
        </w:r>
      </w:del>
      <w:r>
        <w:rPr>
          <w:rStyle w:val="Strong"/>
          <w:rFonts w:ascii="Segoe UI" w:hAnsi="Segoe UI" w:cs="Segoe UI"/>
          <w:color w:val="111111"/>
        </w:rPr>
        <w:t>transformations</w:t>
      </w:r>
      <w:ins w:id="15" w:author="Lorenz, G. (Georg)" w:date="2026-07-31T12:08:00Z" w16du:dateUtc="2026-07-31T10:08:00Z">
        <w:r>
          <w:rPr>
            <w:rStyle w:val="Strong"/>
            <w:rFonts w:ascii="Segoe UI" w:hAnsi="Segoe UI" w:cs="Segoe UI"/>
            <w:color w:val="111111"/>
          </w:rPr>
          <w:t xml:space="preserve"> </w:t>
        </w:r>
        <w:r w:rsidRPr="000B72B9">
          <w:rPr>
            <w:rStyle w:val="Strong"/>
            <w:rFonts w:ascii="Segoe UI" w:hAnsi="Segoe UI" w:cs="Segoe UI"/>
            <w:b w:val="0"/>
            <w:bCs w:val="0"/>
            <w:color w:val="111111"/>
            <w:rPrChange w:id="16" w:author="Lorenz, G. (Georg)" w:date="2026-07-31T12:09:00Z" w16du:dateUtc="2026-07-31T10:09:00Z">
              <w:rPr>
                <w:rStyle w:val="Strong"/>
                <w:rFonts w:ascii="Segoe UI" w:hAnsi="Segoe UI" w:cs="Segoe UI"/>
                <w:color w:val="111111"/>
              </w:rPr>
            </w:rPrChange>
          </w:rPr>
          <w:t>like</w:t>
        </w:r>
        <w:r>
          <w:rPr>
            <w:rFonts w:ascii="Segoe UI" w:hAnsi="Segoe UI" w:cs="Segoe UI"/>
            <w:color w:val="111111"/>
          </w:rPr>
          <w:t xml:space="preserve"> migration, increasing diversity, demographic change, and digitalization</w:t>
        </w:r>
      </w:ins>
      <w:r>
        <w:rPr>
          <w:rStyle w:val="Strong"/>
          <w:rFonts w:ascii="Segoe UI" w:hAnsi="Segoe UI" w:cs="Segoe UI"/>
          <w:color w:val="111111"/>
        </w:rPr>
        <w:t xml:space="preserve"> </w:t>
      </w:r>
      <w:r w:rsidRPr="000B72B9">
        <w:rPr>
          <w:rStyle w:val="Strong"/>
          <w:rFonts w:ascii="Segoe UI" w:hAnsi="Segoe UI" w:cs="Segoe UI"/>
          <w:b w:val="0"/>
          <w:bCs w:val="0"/>
          <w:color w:val="111111"/>
          <w:rPrChange w:id="17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>affect</w:t>
      </w:r>
      <w:r>
        <w:rPr>
          <w:rStyle w:val="Strong"/>
          <w:rFonts w:ascii="Segoe UI" w:hAnsi="Segoe UI" w:cs="Segoe UI"/>
          <w:color w:val="111111"/>
        </w:rPr>
        <w:t xml:space="preserve"> social relationships </w:t>
      </w:r>
      <w:r w:rsidRPr="000B72B9">
        <w:rPr>
          <w:rStyle w:val="Strong"/>
          <w:rFonts w:ascii="Segoe UI" w:hAnsi="Segoe UI" w:cs="Segoe UI"/>
          <w:b w:val="0"/>
          <w:bCs w:val="0"/>
          <w:color w:val="111111"/>
          <w:rPrChange w:id="18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>and what consequences this has for</w:t>
      </w:r>
      <w:r>
        <w:rPr>
          <w:rStyle w:val="Strong"/>
          <w:rFonts w:ascii="Segoe UI" w:hAnsi="Segoe UI" w:cs="Segoe UI"/>
          <w:color w:val="111111"/>
        </w:rPr>
        <w:t xml:space="preserve"> integration, social cohesion, </w:t>
      </w:r>
      <w:r w:rsidRPr="000B72B9">
        <w:rPr>
          <w:rStyle w:val="Strong"/>
          <w:rFonts w:ascii="Segoe UI" w:hAnsi="Segoe UI" w:cs="Segoe UI"/>
          <w:b w:val="0"/>
          <w:bCs w:val="0"/>
          <w:color w:val="111111"/>
          <w:rPrChange w:id="19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>and</w:t>
      </w:r>
      <w:r>
        <w:rPr>
          <w:rStyle w:val="Strong"/>
          <w:rFonts w:ascii="Segoe UI" w:hAnsi="Segoe UI" w:cs="Segoe UI"/>
          <w:color w:val="111111"/>
        </w:rPr>
        <w:t xml:space="preserve"> social inequality.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Fonts w:ascii="Segoe UI" w:hAnsi="Segoe UI" w:cs="Segoe UI"/>
          <w:color w:val="111111"/>
        </w:rPr>
        <w:t>Current work focuses on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Style w:val="Strong"/>
          <w:rFonts w:ascii="Segoe UI" w:hAnsi="Segoe UI" w:cs="Segoe UI"/>
          <w:color w:val="111111"/>
        </w:rPr>
        <w:t xml:space="preserve">interethnic friendships </w:t>
      </w:r>
      <w:r w:rsidRPr="000B72B9">
        <w:rPr>
          <w:rStyle w:val="Strong"/>
          <w:rFonts w:ascii="Segoe UI" w:hAnsi="Segoe UI" w:cs="Segoe UI"/>
          <w:b w:val="0"/>
          <w:bCs w:val="0"/>
          <w:color w:val="111111"/>
          <w:rPrChange w:id="20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>and social integration, the effects of</w:t>
      </w:r>
      <w:r>
        <w:rPr>
          <w:rStyle w:val="Strong"/>
          <w:rFonts w:ascii="Segoe UI" w:hAnsi="Segoe UI" w:cs="Segoe UI"/>
          <w:color w:val="111111"/>
        </w:rPr>
        <w:t xml:space="preserve"> social networks </w:t>
      </w:r>
      <w:r w:rsidRPr="000B72B9">
        <w:rPr>
          <w:rStyle w:val="Strong"/>
          <w:rFonts w:ascii="Segoe UI" w:hAnsi="Segoe UI" w:cs="Segoe UI"/>
          <w:b w:val="0"/>
          <w:bCs w:val="0"/>
          <w:color w:val="111111"/>
          <w:rPrChange w:id="21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>on</w:t>
      </w:r>
      <w:r>
        <w:rPr>
          <w:rStyle w:val="Strong"/>
          <w:rFonts w:ascii="Segoe UI" w:hAnsi="Segoe UI" w:cs="Segoe UI"/>
          <w:color w:val="111111"/>
        </w:rPr>
        <w:t xml:space="preserve"> educational inequality</w:t>
      </w:r>
      <w:r w:rsidRPr="000B72B9">
        <w:rPr>
          <w:rStyle w:val="Strong"/>
          <w:rFonts w:ascii="Segoe UI" w:hAnsi="Segoe UI" w:cs="Segoe UI"/>
          <w:b w:val="0"/>
          <w:bCs w:val="0"/>
          <w:color w:val="111111"/>
          <w:rPrChange w:id="22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>, stereotypes and subtle</w:t>
      </w:r>
      <w:r>
        <w:rPr>
          <w:rStyle w:val="Strong"/>
          <w:rFonts w:ascii="Segoe UI" w:hAnsi="Segoe UI" w:cs="Segoe UI"/>
          <w:color w:val="111111"/>
        </w:rPr>
        <w:t xml:space="preserve"> discrimination</w:t>
      </w:r>
      <w:r w:rsidRPr="000B72B9">
        <w:rPr>
          <w:rStyle w:val="Strong"/>
          <w:rFonts w:ascii="Segoe UI" w:hAnsi="Segoe UI" w:cs="Segoe UI"/>
          <w:b w:val="0"/>
          <w:bCs w:val="0"/>
          <w:color w:val="111111"/>
          <w:rPrChange w:id="23" w:author="Lorenz, G. (Georg)" w:date="2026-07-31T12:09:00Z" w16du:dateUtc="2026-07-31T10:09:00Z">
            <w:rPr>
              <w:rStyle w:val="Strong"/>
              <w:rFonts w:ascii="Segoe UI" w:hAnsi="Segoe UI" w:cs="Segoe UI"/>
              <w:color w:val="111111"/>
            </w:rPr>
          </w:rPrChange>
        </w:rPr>
        <w:t>, and the</w:t>
      </w:r>
      <w:r>
        <w:rPr>
          <w:rStyle w:val="Strong"/>
          <w:rFonts w:ascii="Segoe UI" w:hAnsi="Segoe UI" w:cs="Segoe UI"/>
          <w:color w:val="111111"/>
        </w:rPr>
        <w:t xml:space="preserve"> digital transformation of social relationships</w:t>
      </w:r>
      <w:r>
        <w:rPr>
          <w:rFonts w:ascii="Segoe UI" w:hAnsi="Segoe UI" w:cs="Segoe UI"/>
          <w:color w:val="111111"/>
        </w:rPr>
        <w:t>.</w:t>
      </w:r>
    </w:p>
    <w:p w14:paraId="2CA2A6D0" w14:textId="02376DC1" w:rsidR="00F40029" w:rsidRPr="00D82B9A" w:rsidRDefault="00F40029" w:rsidP="00F40029">
      <w:pPr>
        <w:rPr>
          <w:ins w:id="24" w:author="Lorenz, G. (Georg)" w:date="2026-07-31T12:52:00Z" w16du:dateUtc="2026-07-31T10:52:00Z"/>
          <w:rFonts w:ascii="Segoe UI" w:eastAsia="Times New Roman" w:hAnsi="Segoe UI" w:cs="Segoe UI"/>
          <w:color w:val="111111"/>
          <w:kern w:val="0"/>
          <w:lang w:eastAsia="en-GB"/>
          <w14:ligatures w14:val="none"/>
        </w:rPr>
      </w:pPr>
      <w:ins w:id="25" w:author="Lorenz, G. (Georg)" w:date="2026-07-31T12:54:00Z" w16du:dateUtc="2026-07-31T10:54:00Z">
        <w:r>
          <w:rPr>
            <w:rFonts w:ascii="Segoe UI" w:eastAsia="Times New Roman" w:hAnsi="Segoe UI" w:cs="Segoe UI"/>
            <w:color w:val="111111"/>
            <w:kern w:val="0"/>
            <w:lang w:eastAsia="en-GB"/>
            <w14:ligatures w14:val="none"/>
          </w:rPr>
          <w:t>I received funding</w:t>
        </w:r>
      </w:ins>
      <w:ins w:id="26" w:author="Lorenz, G. (Georg)" w:date="2026-07-31T12:53:00Z" w16du:dateUtc="2026-07-31T10:53:00Z">
        <w:r>
          <w:rPr>
            <w:rFonts w:ascii="Segoe UI" w:eastAsia="Times New Roman" w:hAnsi="Segoe UI" w:cs="Segoe UI"/>
            <w:color w:val="111111"/>
            <w:kern w:val="0"/>
            <w:lang w:eastAsia="en-GB"/>
            <w14:ligatures w14:val="none"/>
          </w:rPr>
          <w:t xml:space="preserve"> by the </w:t>
        </w:r>
        <w:commentRangeStart w:id="27"/>
        <w:r>
          <w:rPr>
            <w:rFonts w:ascii="Segoe UI" w:eastAsia="Times New Roman" w:hAnsi="Segoe UI" w:cs="Segoe UI"/>
            <w:color w:val="111111"/>
            <w:kern w:val="0"/>
            <w:lang w:eastAsia="en-GB"/>
            <w14:ligatures w14:val="none"/>
          </w:rPr>
          <w:t xml:space="preserve">… </w:t>
        </w:r>
      </w:ins>
      <w:commentRangeEnd w:id="27"/>
      <w:del w:id="28" w:author="Lorenz, G. (Georg)" w:date="2026-07-31T12:53:00Z" w16du:dateUtc="2026-07-31T10:53:00Z">
        <w:r w:rsidDel="00F40029">
          <w:rPr>
            <w:rStyle w:val="CommentReference"/>
            <w:rFonts w:ascii="Segoe UI" w:eastAsia="Times New Roman" w:hAnsi="Segoe UI" w:cs="Segoe UI"/>
            <w:color w:val="111111"/>
            <w:kern w:val="0"/>
            <w:sz w:val="24"/>
            <w:szCs w:val="24"/>
            <w:lang w:eastAsia="en-GB"/>
            <w14:ligatures w14:val="none"/>
          </w:rPr>
          <w:commentReference w:id="27"/>
        </w:r>
      </w:del>
      <w:ins w:id="29" w:author="Lorenz, G. (Georg)" w:date="2026-07-31T12:54:00Z" w16du:dateUtc="2026-07-31T10:54:00Z">
        <w:r>
          <w:rPr>
            <w:rFonts w:ascii="Segoe UI" w:eastAsia="Times New Roman" w:hAnsi="Segoe UI" w:cs="Segoe UI"/>
            <w:color w:val="111111"/>
            <w:kern w:val="0"/>
            <w:lang w:eastAsia="en-GB"/>
            <w14:ligatures w14:val="none"/>
          </w:rPr>
          <w:t>A current project</w:t>
        </w:r>
      </w:ins>
      <w:ins w:id="30" w:author="Lorenz, G. (Georg)" w:date="2026-07-31T12:52:00Z" w16du:dateUtc="2026-07-31T10:52:00Z">
        <w:r w:rsidRPr="00D82B9A">
          <w:rPr>
            <w:rFonts w:ascii="Segoe UI" w:eastAsia="Times New Roman" w:hAnsi="Segoe UI" w:cs="Segoe UI"/>
            <w:color w:val="111111"/>
            <w:kern w:val="0"/>
            <w:lang w:eastAsia="en-GB"/>
            <w14:ligatures w14:val="none"/>
          </w:rPr>
          <w:t xml:space="preserve">, funded by the Dutch Research Council, </w:t>
        </w:r>
      </w:ins>
      <w:ins w:id="31" w:author="Lorenz, G. (Georg)" w:date="2026-07-31T12:54:00Z" w16du:dateUtc="2026-07-31T10:54:00Z">
        <w:r>
          <w:rPr>
            <w:rFonts w:ascii="Segoe UI" w:eastAsia="Times New Roman" w:hAnsi="Segoe UI" w:cs="Segoe UI"/>
            <w:color w:val="111111"/>
            <w:kern w:val="0"/>
            <w:lang w:eastAsia="en-GB"/>
            <w14:ligatures w14:val="none"/>
          </w:rPr>
          <w:t>investigates</w:t>
        </w:r>
      </w:ins>
      <w:ins w:id="32" w:author="Lorenz, G. (Georg)" w:date="2026-07-31T12:52:00Z" w16du:dateUtc="2026-07-31T10:52:00Z">
        <w:r w:rsidRPr="00D82B9A">
          <w:rPr>
            <w:rFonts w:ascii="Segoe UI" w:eastAsia="Times New Roman" w:hAnsi="Segoe UI" w:cs="Segoe UI"/>
            <w:color w:val="111111"/>
            <w:kern w:val="0"/>
            <w:lang w:eastAsia="en-GB"/>
            <w14:ligatures w14:val="none"/>
          </w:rPr>
          <w:t xml:space="preserve"> social cohesion in ethnically diverse schools as part of </w:t>
        </w:r>
        <w:commentRangeStart w:id="33"/>
        <w:r w:rsidRPr="00D82B9A">
          <w:rPr>
            <w:rFonts w:ascii="Segoe UI" w:eastAsia="Times New Roman" w:hAnsi="Segoe UI" w:cs="Segoe UI"/>
            <w:color w:val="111111"/>
            <w:kern w:val="0"/>
            <w:lang w:eastAsia="en-GB"/>
            <w14:ligatures w14:val="none"/>
          </w:rPr>
          <w:t>SOCION</w:t>
        </w:r>
      </w:ins>
      <w:commentRangeEnd w:id="33"/>
      <w:r w:rsidRPr="00D82B9A">
        <w:rPr>
          <w:rStyle w:val="CommentReference"/>
          <w:rFonts w:ascii="Segoe UI" w:eastAsia="Times New Roman" w:hAnsi="Segoe UI" w:cs="Segoe UI"/>
          <w:color w:val="111111"/>
          <w:kern w:val="0"/>
          <w:sz w:val="24"/>
          <w:szCs w:val="24"/>
          <w:lang w:eastAsia="en-GB"/>
          <w14:ligatures w14:val="none"/>
        </w:rPr>
        <w:commentReference w:id="33"/>
      </w:r>
      <w:ins w:id="34" w:author="Lorenz, G. (Georg)" w:date="2026-07-31T12:52:00Z" w16du:dateUtc="2026-07-31T10:52:00Z">
        <w:r w:rsidRPr="00D82B9A">
          <w:rPr>
            <w:rFonts w:ascii="Segoe UI" w:eastAsia="Times New Roman" w:hAnsi="Segoe UI" w:cs="Segoe UI"/>
            <w:color w:val="111111"/>
            <w:kern w:val="0"/>
            <w:lang w:eastAsia="en-GB"/>
            <w14:ligatures w14:val="none"/>
          </w:rPr>
          <w:t>.</w:t>
        </w:r>
      </w:ins>
    </w:p>
    <w:p w14:paraId="023FEB3C" w14:textId="25148498" w:rsidR="000B72B9" w:rsidRDefault="000B72B9" w:rsidP="000B72B9">
      <w:pPr>
        <w:pStyle w:val="NormalWeb"/>
        <w:spacing w:before="0" w:beforeAutospacing="0" w:after="225" w:afterAutospacing="0"/>
        <w:rPr>
          <w:ins w:id="35" w:author="Lorenz, G. (Georg)" w:date="2026-07-31T12:13:00Z" w16du:dateUtc="2026-07-31T10:13:00Z"/>
          <w:rFonts w:ascii="Segoe UI" w:hAnsi="Segoe UI" w:cs="Segoe UI"/>
          <w:color w:val="111111"/>
        </w:rPr>
      </w:pPr>
      <w:r>
        <w:rPr>
          <w:rFonts w:ascii="Segoe UI" w:hAnsi="Segoe UI" w:cs="Segoe UI"/>
          <w:color w:val="111111"/>
        </w:rPr>
        <w:t xml:space="preserve">My research combines </w:t>
      </w:r>
      <w:del w:id="36" w:author="Lorenz, G. (Georg)" w:date="2026-07-31T12:10:00Z" w16du:dateUtc="2026-07-31T10:10:00Z">
        <w:r w:rsidDel="000B72B9">
          <w:rPr>
            <w:rFonts w:ascii="Segoe UI" w:hAnsi="Segoe UI" w:cs="Segoe UI"/>
            <w:color w:val="111111"/>
          </w:rPr>
          <w:delText xml:space="preserve">social-structural, network-theoretical, and </w:delText>
        </w:r>
      </w:del>
      <w:r>
        <w:rPr>
          <w:rFonts w:ascii="Segoe UI" w:hAnsi="Segoe UI" w:cs="Segoe UI"/>
          <w:color w:val="111111"/>
        </w:rPr>
        <w:t xml:space="preserve">analytical-sociological perspectives and pursues an </w:t>
      </w:r>
      <w:del w:id="37" w:author="Lorenz, G. (Georg)" w:date="2026-07-31T12:10:00Z" w16du:dateUtc="2026-07-31T10:10:00Z">
        <w:r w:rsidDel="000B72B9">
          <w:rPr>
            <w:rFonts w:ascii="Segoe UI" w:hAnsi="Segoe UI" w:cs="Segoe UI"/>
            <w:color w:val="111111"/>
          </w:rPr>
          <w:delText>explicitly</w:delText>
        </w:r>
        <w:r w:rsidDel="000B72B9">
          <w:rPr>
            <w:rStyle w:val="apple-converted-space"/>
            <w:rFonts w:ascii="Segoe UI" w:hAnsi="Segoe UI" w:cs="Segoe UI"/>
            <w:color w:val="111111"/>
          </w:rPr>
          <w:delText> </w:delText>
        </w:r>
      </w:del>
      <w:r>
        <w:rPr>
          <w:rStyle w:val="Strong"/>
          <w:rFonts w:ascii="Segoe UI" w:hAnsi="Segoe UI" w:cs="Segoe UI"/>
          <w:color w:val="111111"/>
        </w:rPr>
        <w:t>interdisciplinary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Fonts w:ascii="Segoe UI" w:hAnsi="Segoe UI" w:cs="Segoe UI"/>
          <w:color w:val="111111"/>
        </w:rPr>
        <w:t xml:space="preserve">approach that integrates sociology with </w:t>
      </w:r>
      <w:ins w:id="38" w:author="Lorenz, G. (Georg)" w:date="2026-07-31T12:10:00Z" w16du:dateUtc="2026-07-31T10:10:00Z">
        <w:r>
          <w:rPr>
            <w:rFonts w:ascii="Segoe UI" w:hAnsi="Segoe UI" w:cs="Segoe UI"/>
            <w:color w:val="111111"/>
          </w:rPr>
          <w:t>(social-)</w:t>
        </w:r>
      </w:ins>
      <w:r>
        <w:rPr>
          <w:rFonts w:ascii="Segoe UI" w:hAnsi="Segoe UI" w:cs="Segoe UI"/>
          <w:color w:val="111111"/>
        </w:rPr>
        <w:t xml:space="preserve">psychology, </w:t>
      </w:r>
      <w:ins w:id="39" w:author="Lorenz, G. (Georg)" w:date="2026-07-31T12:10:00Z" w16du:dateUtc="2026-07-31T10:10:00Z">
        <w:r>
          <w:rPr>
            <w:rFonts w:ascii="Segoe UI" w:hAnsi="Segoe UI" w:cs="Segoe UI"/>
            <w:color w:val="111111"/>
          </w:rPr>
          <w:t xml:space="preserve">and </w:t>
        </w:r>
      </w:ins>
      <w:r>
        <w:rPr>
          <w:rFonts w:ascii="Segoe UI" w:hAnsi="Segoe UI" w:cs="Segoe UI"/>
          <w:color w:val="111111"/>
        </w:rPr>
        <w:t>educational</w:t>
      </w:r>
      <w:ins w:id="40" w:author="Lorenz, G. (Georg)" w:date="2026-07-31T12:11:00Z" w16du:dateUtc="2026-07-31T10:11:00Z">
        <w:r>
          <w:rPr>
            <w:rFonts w:ascii="Segoe UI" w:hAnsi="Segoe UI" w:cs="Segoe UI"/>
            <w:color w:val="111111"/>
          </w:rPr>
          <w:t>, and organizational</w:t>
        </w:r>
      </w:ins>
      <w:r>
        <w:rPr>
          <w:rFonts w:ascii="Segoe UI" w:hAnsi="Segoe UI" w:cs="Segoe UI"/>
          <w:color w:val="111111"/>
        </w:rPr>
        <w:t xml:space="preserve"> science</w:t>
      </w:r>
      <w:del w:id="41" w:author="Lorenz, G. (Georg)" w:date="2026-07-31T12:10:00Z" w16du:dateUtc="2026-07-31T10:10:00Z">
        <w:r w:rsidDel="000B72B9">
          <w:rPr>
            <w:rFonts w:ascii="Segoe UI" w:hAnsi="Segoe UI" w:cs="Segoe UI"/>
            <w:color w:val="111111"/>
          </w:rPr>
          <w:delText>, and computational social science</w:delText>
        </w:r>
      </w:del>
      <w:r>
        <w:rPr>
          <w:rFonts w:ascii="Segoe UI" w:hAnsi="Segoe UI" w:cs="Segoe UI"/>
          <w:color w:val="111111"/>
        </w:rPr>
        <w:t xml:space="preserve">. Methodologically, I develop </w:t>
      </w:r>
      <w:r w:rsidRPr="000B72B9">
        <w:rPr>
          <w:rFonts w:ascii="Segoe UI" w:hAnsi="Segoe UI" w:cs="Segoe UI"/>
          <w:b/>
          <w:bCs/>
          <w:color w:val="111111"/>
          <w:rPrChange w:id="42" w:author="Lorenz, G. (Georg)" w:date="2026-07-31T12:11:00Z" w16du:dateUtc="2026-07-31T10:11:00Z">
            <w:rPr>
              <w:rFonts w:ascii="Segoe UI" w:hAnsi="Segoe UI" w:cs="Segoe UI"/>
              <w:color w:val="111111"/>
            </w:rPr>
          </w:rPrChange>
        </w:rPr>
        <w:t>theoretical</w:t>
      </w:r>
      <w:r>
        <w:rPr>
          <w:rFonts w:ascii="Segoe UI" w:hAnsi="Segoe UI" w:cs="Segoe UI"/>
          <w:color w:val="111111"/>
        </w:rPr>
        <w:t xml:space="preserve"> and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Style w:val="Strong"/>
          <w:rFonts w:ascii="Segoe UI" w:hAnsi="Segoe UI" w:cs="Segoe UI"/>
          <w:color w:val="111111"/>
        </w:rPr>
        <w:t xml:space="preserve">quantitative </w:t>
      </w:r>
      <w:ins w:id="43" w:author="Lorenz, G. (Georg)" w:date="2026-07-31T12:11:00Z" w16du:dateUtc="2026-07-31T10:11:00Z">
        <w:r>
          <w:rPr>
            <w:rStyle w:val="Strong"/>
            <w:rFonts w:ascii="Segoe UI" w:hAnsi="Segoe UI" w:cs="Segoe UI"/>
            <w:color w:val="111111"/>
          </w:rPr>
          <w:t xml:space="preserve">and computational </w:t>
        </w:r>
      </w:ins>
      <w:r>
        <w:rPr>
          <w:rStyle w:val="Strong"/>
          <w:rFonts w:ascii="Segoe UI" w:hAnsi="Segoe UI" w:cs="Segoe UI"/>
          <w:color w:val="111111"/>
        </w:rPr>
        <w:t>approaches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Fonts w:ascii="Segoe UI" w:hAnsi="Segoe UI" w:cs="Segoe UI"/>
          <w:color w:val="111111"/>
        </w:rPr>
        <w:t>to studying complex social structures, including the concept of</w:t>
      </w:r>
      <w:r>
        <w:rPr>
          <w:rStyle w:val="apple-converted-space"/>
          <w:rFonts w:ascii="Segoe UI" w:hAnsi="Segoe UI" w:cs="Segoe UI"/>
          <w:color w:val="111111"/>
        </w:rPr>
        <w:t> </w:t>
      </w:r>
      <w:r>
        <w:rPr>
          <w:rStyle w:val="Strong"/>
          <w:rFonts w:ascii="Segoe UI" w:hAnsi="Segoe UI" w:cs="Segoe UI"/>
          <w:color w:val="111111"/>
        </w:rPr>
        <w:t>multidimensional heterogeneity</w:t>
      </w:r>
      <w:del w:id="44" w:author="Lorenz, G. (Georg)" w:date="2026-07-31T12:11:00Z" w16du:dateUtc="2026-07-31T10:11:00Z">
        <w:r w:rsidDel="000B72B9">
          <w:rPr>
            <w:rFonts w:ascii="Segoe UI" w:hAnsi="Segoe UI" w:cs="Segoe UI"/>
            <w:color w:val="111111"/>
          </w:rPr>
          <w:delText>, and apply</w:delText>
        </w:r>
      </w:del>
      <w:ins w:id="45" w:author="Lorenz, G. (Georg)" w:date="2026-07-31T12:11:00Z" w16du:dateUtc="2026-07-31T10:11:00Z">
        <w:r>
          <w:rPr>
            <w:rFonts w:ascii="Segoe UI" w:hAnsi="Segoe UI" w:cs="Segoe UI"/>
            <w:color w:val="111111"/>
          </w:rPr>
          <w:t>. These methods include</w:t>
        </w:r>
      </w:ins>
      <w:r>
        <w:rPr>
          <w:rFonts w:ascii="Segoe UI" w:hAnsi="Segoe UI" w:cs="Segoe UI"/>
          <w:color w:val="111111"/>
        </w:rPr>
        <w:t xml:space="preserve"> large-scale surveys, longitudinal social network analysis, computational methods, and mixed-methods designs</w:t>
      </w:r>
      <w:del w:id="46" w:author="Lorenz, G. (Georg)" w:date="2026-07-31T12:12:00Z" w16du:dateUtc="2026-07-31T10:12:00Z">
        <w:r w:rsidDel="000B72B9">
          <w:rPr>
            <w:rFonts w:ascii="Segoe UI" w:hAnsi="Segoe UI" w:cs="Segoe UI"/>
            <w:color w:val="111111"/>
          </w:rPr>
          <w:delText xml:space="preserve"> to investigate the mechanisms linking social structure, social relationships, and social inequality</w:delText>
        </w:r>
      </w:del>
      <w:r>
        <w:rPr>
          <w:rFonts w:ascii="Segoe UI" w:hAnsi="Segoe UI" w:cs="Segoe UI"/>
          <w:color w:val="111111"/>
        </w:rPr>
        <w:t>.</w:t>
      </w:r>
    </w:p>
    <w:p w14:paraId="3949CD83" w14:textId="2301F0D5" w:rsidR="00D82B9A" w:rsidDel="0010028B" w:rsidRDefault="0010028B" w:rsidP="000B72B9">
      <w:pPr>
        <w:pStyle w:val="NormalWeb"/>
        <w:spacing w:before="0" w:beforeAutospacing="0" w:after="225" w:afterAutospacing="0"/>
        <w:rPr>
          <w:del w:id="47" w:author="Lorenz, G. (Georg)" w:date="2026-07-31T12:51:00Z" w16du:dateUtc="2026-07-31T10:51:00Z"/>
          <w:rFonts w:ascii="Segoe UI" w:hAnsi="Segoe UI" w:cs="Segoe UI"/>
          <w:color w:val="111111"/>
        </w:rPr>
      </w:pPr>
      <w:ins w:id="48" w:author="Lorenz, G. (Georg)" w:date="2026-07-31T12:51:00Z" w16du:dateUtc="2026-07-31T10:51:00Z">
        <w:r>
          <w:rPr>
            <w:rFonts w:ascii="Segoe UI" w:hAnsi="Segoe UI" w:cs="Segoe UI"/>
            <w:color w:val="111111"/>
          </w:rPr>
          <w:t xml:space="preserve">My </w:t>
        </w:r>
        <w:commentRangeStart w:id="49"/>
        <w:r>
          <w:rPr>
            <w:rFonts w:ascii="Segoe UI" w:hAnsi="Segoe UI" w:cs="Segoe UI"/>
            <w:color w:val="111111"/>
          </w:rPr>
          <w:t>teaching</w:t>
        </w:r>
      </w:ins>
      <w:ins w:id="50" w:author="Lorenz, G. (Georg)" w:date="2026-07-31T12:52:00Z" w16du:dateUtc="2026-07-31T10:52:00Z">
        <w:r>
          <w:rPr>
            <w:rFonts w:ascii="Segoe UI" w:hAnsi="Segoe UI" w:cs="Segoe UI"/>
            <w:color w:val="111111"/>
          </w:rPr>
          <w:t xml:space="preserve"> </w:t>
        </w:r>
      </w:ins>
      <w:commentRangeEnd w:id="49"/>
      <w:r>
        <w:rPr>
          <w:rStyle w:val="CommentReference"/>
          <w:rFonts w:ascii="Segoe UI" w:hAnsi="Segoe UI" w:cs="Segoe UI"/>
          <w:color w:val="111111"/>
          <w:sz w:val="24"/>
          <w:szCs w:val="24"/>
        </w:rPr>
        <w:commentReference w:id="49"/>
      </w:r>
      <w:ins w:id="51" w:author="Lorenz, G. (Georg)" w:date="2026-07-31T12:55:00Z" w16du:dateUtc="2026-07-31T10:55:00Z">
        <w:r w:rsidR="00F40029">
          <w:rPr>
            <w:rFonts w:ascii="Segoe UI" w:hAnsi="Segoe UI" w:cs="Segoe UI"/>
            <w:color w:val="111111"/>
          </w:rPr>
          <w:t>c</w:t>
        </w:r>
      </w:ins>
      <w:commentRangeStart w:id="52"/>
      <w:ins w:id="53" w:author="Lorenz, G. (Georg)" w:date="2026-07-31T12:52:00Z" w16du:dateUtc="2026-07-31T10:52:00Z">
        <w:r>
          <w:rPr>
            <w:rFonts w:ascii="Segoe UI" w:hAnsi="Segoe UI" w:cs="Segoe UI"/>
            <w:color w:val="111111"/>
          </w:rPr>
          <w:t>overs</w:t>
        </w:r>
      </w:ins>
      <w:commentRangeEnd w:id="52"/>
      <w:r>
        <w:rPr>
          <w:rStyle w:val="CommentReference"/>
          <w:rFonts w:ascii="Segoe UI" w:hAnsi="Segoe UI" w:cs="Segoe UI"/>
          <w:color w:val="111111"/>
          <w:sz w:val="24"/>
          <w:szCs w:val="24"/>
        </w:rPr>
        <w:commentReference w:id="52"/>
      </w:r>
      <w:ins w:id="54" w:author="Lorenz, G. (Georg)" w:date="2026-07-31T12:52:00Z" w16du:dateUtc="2026-07-31T10:52:00Z">
        <w:r>
          <w:rPr>
            <w:rFonts w:ascii="Segoe UI" w:hAnsi="Segoe UI" w:cs="Segoe UI"/>
            <w:color w:val="111111"/>
          </w:rPr>
          <w:t xml:space="preserve"> … </w:t>
        </w:r>
      </w:ins>
    </w:p>
    <w:p w14:paraId="20422919" w14:textId="77777777" w:rsidR="008D2CBF" w:rsidRDefault="008D2CBF"/>
    <w:sectPr w:rsidR="008D2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Lorenz, G. (Georg)" w:date="2026-07-31T12:07:00Z" w:initials="LG(">
    <w:p w14:paraId="3CD4ABBF" w14:textId="77777777" w:rsidR="000B72B9" w:rsidRDefault="000B72B9" w:rsidP="000B72B9">
      <w:r>
        <w:rPr>
          <w:rStyle w:val="CommentReference"/>
        </w:rPr>
        <w:annotationRef/>
      </w:r>
      <w:r>
        <w:rPr>
          <w:sz w:val="20"/>
          <w:szCs w:val="20"/>
        </w:rPr>
        <w:t>highlight in blot and blue and insert hyperlink to department website of UU</w:t>
      </w:r>
    </w:p>
  </w:comment>
  <w:comment w:id="9" w:author="Lorenz, G. (Georg)" w:date="2026-07-31T12:13:00Z" w:initials="LG(">
    <w:p w14:paraId="7D7A24EE" w14:textId="77777777" w:rsidR="00D82B9A" w:rsidRDefault="00D82B9A" w:rsidP="00D82B9A">
      <w:r>
        <w:rPr>
          <w:rStyle w:val="CommentReference"/>
        </w:rPr>
        <w:annotationRef/>
      </w:r>
      <w:r>
        <w:rPr>
          <w:sz w:val="20"/>
          <w:szCs w:val="20"/>
        </w:rPr>
        <w:t>link to "research" tab on website</w:t>
      </w:r>
    </w:p>
  </w:comment>
  <w:comment w:id="27" w:author="Lorenz, G. (Georg)" w:date="2026-07-31T12:53:00Z" w:initials="LG(">
    <w:p w14:paraId="3DE4A782" w14:textId="77777777" w:rsidR="00F40029" w:rsidRDefault="00F40029" w:rsidP="00F40029">
      <w:r>
        <w:rPr>
          <w:rStyle w:val="CommentReference"/>
        </w:rPr>
        <w:annotationRef/>
      </w:r>
      <w:r>
        <w:rPr>
          <w:sz w:val="20"/>
          <w:szCs w:val="20"/>
        </w:rPr>
        <w:t>add the most important funders here and links to my projects there.</w:t>
      </w:r>
    </w:p>
  </w:comment>
  <w:comment w:id="33" w:author="Lorenz, G. (Georg)" w:date="2026-07-31T12:55:00Z" w:initials="LG(">
    <w:p w14:paraId="0C2C6833" w14:textId="77777777" w:rsidR="00F40029" w:rsidRDefault="00F40029" w:rsidP="00F40029">
      <w:r>
        <w:rPr>
          <w:rStyle w:val="CommentReference"/>
        </w:rPr>
        <w:annotationRef/>
      </w:r>
      <w:r>
        <w:rPr>
          <w:sz w:val="20"/>
          <w:szCs w:val="20"/>
        </w:rPr>
        <w:t xml:space="preserve">insert link to our SOCION projecthttps://socion-program.org/project/rethinking-social-cohesion-in-ethnically-diverse-schools-linking-horizontal-and-vertical-ties/ </w:t>
      </w:r>
    </w:p>
  </w:comment>
  <w:comment w:id="49" w:author="Lorenz, G. (Georg)" w:date="2026-07-31T12:52:00Z" w:initials="LG(">
    <w:p w14:paraId="5AEB6920" w14:textId="77777777" w:rsidR="0010028B" w:rsidRDefault="0010028B" w:rsidP="0010028B">
      <w:r>
        <w:rPr>
          <w:rStyle w:val="CommentReference"/>
        </w:rPr>
        <w:annotationRef/>
      </w:r>
      <w:r>
        <w:rPr>
          <w:sz w:val="20"/>
          <w:szCs w:val="20"/>
        </w:rPr>
        <w:t>insert link to my teaching</w:t>
      </w:r>
    </w:p>
  </w:comment>
  <w:comment w:id="52" w:author="Lorenz, G. (Georg)" w:date="2026-07-31T12:52:00Z" w:initials="LG(">
    <w:p w14:paraId="219C6942" w14:textId="77777777" w:rsidR="0010028B" w:rsidRDefault="0010028B" w:rsidP="0010028B">
      <w:r>
        <w:rPr>
          <w:rStyle w:val="CommentReference"/>
        </w:rPr>
        <w:annotationRef/>
      </w:r>
      <w:r>
        <w:rPr>
          <w:sz w:val="20"/>
          <w:szCs w:val="20"/>
        </w:rPr>
        <w:t>sum stuff from my CV nicely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D4ABBF" w15:done="0"/>
  <w15:commentEx w15:paraId="7D7A24EE" w15:done="0"/>
  <w15:commentEx w15:paraId="3DE4A782" w15:done="0"/>
  <w15:commentEx w15:paraId="0C2C6833" w15:done="0"/>
  <w15:commentEx w15:paraId="5AEB6920" w15:done="0"/>
  <w15:commentEx w15:paraId="219C69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4338FE6" w16cex:dateUtc="2026-07-31T10:07:00Z"/>
  <w16cex:commentExtensible w16cex:durableId="52AB3096" w16cex:dateUtc="2026-07-31T10:13:00Z"/>
  <w16cex:commentExtensible w16cex:durableId="329674D4" w16cex:dateUtc="2026-07-31T10:53:00Z"/>
  <w16cex:commentExtensible w16cex:durableId="0EFF5BA2" w16cex:dateUtc="2026-07-31T10:55:00Z"/>
  <w16cex:commentExtensible w16cex:durableId="62C37B09" w16cex:dateUtc="2026-07-31T10:52:00Z"/>
  <w16cex:commentExtensible w16cex:durableId="5162B947" w16cex:dateUtc="2026-07-31T1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D4ABBF" w16cid:durableId="74338FE6"/>
  <w16cid:commentId w16cid:paraId="7D7A24EE" w16cid:durableId="52AB3096"/>
  <w16cid:commentId w16cid:paraId="3DE4A782" w16cid:durableId="329674D4"/>
  <w16cid:commentId w16cid:paraId="0C2C6833" w16cid:durableId="0EFF5BA2"/>
  <w16cid:commentId w16cid:paraId="5AEB6920" w16cid:durableId="62C37B09"/>
  <w16cid:commentId w16cid:paraId="219C6942" w16cid:durableId="5162B9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orenz, G. (Georg)">
    <w15:presenceInfo w15:providerId="AD" w15:userId="S::g.lorenz@uu.nl::63e7cfa3-f572-4e5a-88ea-ba424831dcf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B9"/>
    <w:rsid w:val="0000276F"/>
    <w:rsid w:val="000116D0"/>
    <w:rsid w:val="00013C50"/>
    <w:rsid w:val="000144D5"/>
    <w:rsid w:val="00014D94"/>
    <w:rsid w:val="000209FE"/>
    <w:rsid w:val="00040363"/>
    <w:rsid w:val="00042641"/>
    <w:rsid w:val="00050AF2"/>
    <w:rsid w:val="00064601"/>
    <w:rsid w:val="00075906"/>
    <w:rsid w:val="00076EAE"/>
    <w:rsid w:val="000A3B49"/>
    <w:rsid w:val="000B72B9"/>
    <w:rsid w:val="000C0C48"/>
    <w:rsid w:val="000C4DC7"/>
    <w:rsid w:val="000C69E7"/>
    <w:rsid w:val="000C7C75"/>
    <w:rsid w:val="000E202D"/>
    <w:rsid w:val="000E353A"/>
    <w:rsid w:val="000E4553"/>
    <w:rsid w:val="000E74E7"/>
    <w:rsid w:val="0010028B"/>
    <w:rsid w:val="00116383"/>
    <w:rsid w:val="00130976"/>
    <w:rsid w:val="00147E84"/>
    <w:rsid w:val="00154A72"/>
    <w:rsid w:val="001623EC"/>
    <w:rsid w:val="00164B06"/>
    <w:rsid w:val="00167622"/>
    <w:rsid w:val="00176773"/>
    <w:rsid w:val="0018720D"/>
    <w:rsid w:val="0019697A"/>
    <w:rsid w:val="00197C24"/>
    <w:rsid w:val="001B57A9"/>
    <w:rsid w:val="001C229D"/>
    <w:rsid w:val="001C5EBD"/>
    <w:rsid w:val="001E3B71"/>
    <w:rsid w:val="001E509E"/>
    <w:rsid w:val="001E55BE"/>
    <w:rsid w:val="001F3DE0"/>
    <w:rsid w:val="00207FC1"/>
    <w:rsid w:val="00214CD4"/>
    <w:rsid w:val="002245FF"/>
    <w:rsid w:val="002248F6"/>
    <w:rsid w:val="00224C6C"/>
    <w:rsid w:val="00224E91"/>
    <w:rsid w:val="00234633"/>
    <w:rsid w:val="00256466"/>
    <w:rsid w:val="0026382B"/>
    <w:rsid w:val="002745C4"/>
    <w:rsid w:val="002800C0"/>
    <w:rsid w:val="00281DE6"/>
    <w:rsid w:val="002966D0"/>
    <w:rsid w:val="002A03AC"/>
    <w:rsid w:val="002A15B0"/>
    <w:rsid w:val="002B6419"/>
    <w:rsid w:val="002D09EF"/>
    <w:rsid w:val="002D2330"/>
    <w:rsid w:val="002D5E50"/>
    <w:rsid w:val="002E29B8"/>
    <w:rsid w:val="002E6519"/>
    <w:rsid w:val="002F2DA2"/>
    <w:rsid w:val="002F3453"/>
    <w:rsid w:val="002F3F77"/>
    <w:rsid w:val="00301B7C"/>
    <w:rsid w:val="00311EFF"/>
    <w:rsid w:val="00327808"/>
    <w:rsid w:val="00330E73"/>
    <w:rsid w:val="00336E9B"/>
    <w:rsid w:val="0034050F"/>
    <w:rsid w:val="00341D2B"/>
    <w:rsid w:val="00357C00"/>
    <w:rsid w:val="00360D6B"/>
    <w:rsid w:val="00364D90"/>
    <w:rsid w:val="00383092"/>
    <w:rsid w:val="003855E7"/>
    <w:rsid w:val="003A68B3"/>
    <w:rsid w:val="003A7647"/>
    <w:rsid w:val="003B6439"/>
    <w:rsid w:val="003C3D1D"/>
    <w:rsid w:val="003E415E"/>
    <w:rsid w:val="00414B35"/>
    <w:rsid w:val="00417236"/>
    <w:rsid w:val="00423083"/>
    <w:rsid w:val="0043771C"/>
    <w:rsid w:val="00443E21"/>
    <w:rsid w:val="00447259"/>
    <w:rsid w:val="00450551"/>
    <w:rsid w:val="00461E55"/>
    <w:rsid w:val="004740FB"/>
    <w:rsid w:val="00476DA4"/>
    <w:rsid w:val="00482C6A"/>
    <w:rsid w:val="0048355F"/>
    <w:rsid w:val="0048411D"/>
    <w:rsid w:val="00487978"/>
    <w:rsid w:val="004879F1"/>
    <w:rsid w:val="00493BDC"/>
    <w:rsid w:val="004B16DE"/>
    <w:rsid w:val="004B38AC"/>
    <w:rsid w:val="004E350F"/>
    <w:rsid w:val="00505D68"/>
    <w:rsid w:val="005128ED"/>
    <w:rsid w:val="00515594"/>
    <w:rsid w:val="00534D5F"/>
    <w:rsid w:val="00535B3F"/>
    <w:rsid w:val="00544E2A"/>
    <w:rsid w:val="00545C97"/>
    <w:rsid w:val="005462C0"/>
    <w:rsid w:val="00551738"/>
    <w:rsid w:val="00556B0D"/>
    <w:rsid w:val="00562D40"/>
    <w:rsid w:val="00582C8F"/>
    <w:rsid w:val="00584F1B"/>
    <w:rsid w:val="005861DA"/>
    <w:rsid w:val="00592C3E"/>
    <w:rsid w:val="00592D78"/>
    <w:rsid w:val="005D1314"/>
    <w:rsid w:val="005D36C1"/>
    <w:rsid w:val="005E4C30"/>
    <w:rsid w:val="005F3B06"/>
    <w:rsid w:val="006125E4"/>
    <w:rsid w:val="0061568C"/>
    <w:rsid w:val="00615E70"/>
    <w:rsid w:val="00622599"/>
    <w:rsid w:val="0064696F"/>
    <w:rsid w:val="00650DC9"/>
    <w:rsid w:val="00653A98"/>
    <w:rsid w:val="006615ED"/>
    <w:rsid w:val="00663B3A"/>
    <w:rsid w:val="00666974"/>
    <w:rsid w:val="00667E9D"/>
    <w:rsid w:val="006807F9"/>
    <w:rsid w:val="00681815"/>
    <w:rsid w:val="006A3736"/>
    <w:rsid w:val="006C1497"/>
    <w:rsid w:val="006D0E32"/>
    <w:rsid w:val="006E12A2"/>
    <w:rsid w:val="006E27B5"/>
    <w:rsid w:val="007138C0"/>
    <w:rsid w:val="00722121"/>
    <w:rsid w:val="00725176"/>
    <w:rsid w:val="00747F67"/>
    <w:rsid w:val="00750298"/>
    <w:rsid w:val="0076450F"/>
    <w:rsid w:val="00776822"/>
    <w:rsid w:val="00790588"/>
    <w:rsid w:val="007A3FD5"/>
    <w:rsid w:val="007C2709"/>
    <w:rsid w:val="007C3198"/>
    <w:rsid w:val="007D61AC"/>
    <w:rsid w:val="007E63C2"/>
    <w:rsid w:val="00801C89"/>
    <w:rsid w:val="00806ACD"/>
    <w:rsid w:val="00810E2C"/>
    <w:rsid w:val="008270E6"/>
    <w:rsid w:val="0083632B"/>
    <w:rsid w:val="008427CB"/>
    <w:rsid w:val="00856982"/>
    <w:rsid w:val="00860C75"/>
    <w:rsid w:val="008C2B87"/>
    <w:rsid w:val="008D2CBF"/>
    <w:rsid w:val="008E6802"/>
    <w:rsid w:val="008F6587"/>
    <w:rsid w:val="00914497"/>
    <w:rsid w:val="0093370A"/>
    <w:rsid w:val="00956A8E"/>
    <w:rsid w:val="00974D97"/>
    <w:rsid w:val="00980197"/>
    <w:rsid w:val="009831E3"/>
    <w:rsid w:val="00997750"/>
    <w:rsid w:val="009C58A5"/>
    <w:rsid w:val="009F3D02"/>
    <w:rsid w:val="009F687F"/>
    <w:rsid w:val="00A00148"/>
    <w:rsid w:val="00A02515"/>
    <w:rsid w:val="00A1690F"/>
    <w:rsid w:val="00A45D03"/>
    <w:rsid w:val="00A463E2"/>
    <w:rsid w:val="00A606F2"/>
    <w:rsid w:val="00A708D1"/>
    <w:rsid w:val="00AA76D0"/>
    <w:rsid w:val="00AC4F07"/>
    <w:rsid w:val="00AD3A8C"/>
    <w:rsid w:val="00B03C51"/>
    <w:rsid w:val="00B06E8B"/>
    <w:rsid w:val="00B0703F"/>
    <w:rsid w:val="00B10B62"/>
    <w:rsid w:val="00B13947"/>
    <w:rsid w:val="00B17130"/>
    <w:rsid w:val="00B44A78"/>
    <w:rsid w:val="00B5473B"/>
    <w:rsid w:val="00B6668B"/>
    <w:rsid w:val="00B67D55"/>
    <w:rsid w:val="00B777E6"/>
    <w:rsid w:val="00B83A81"/>
    <w:rsid w:val="00B95981"/>
    <w:rsid w:val="00BA35EB"/>
    <w:rsid w:val="00BA3711"/>
    <w:rsid w:val="00BA5438"/>
    <w:rsid w:val="00BA780A"/>
    <w:rsid w:val="00BC430E"/>
    <w:rsid w:val="00BC5559"/>
    <w:rsid w:val="00BE409B"/>
    <w:rsid w:val="00C0393A"/>
    <w:rsid w:val="00C04539"/>
    <w:rsid w:val="00C13E56"/>
    <w:rsid w:val="00C33F3C"/>
    <w:rsid w:val="00C34786"/>
    <w:rsid w:val="00C36228"/>
    <w:rsid w:val="00C52509"/>
    <w:rsid w:val="00C76D7E"/>
    <w:rsid w:val="00C8476C"/>
    <w:rsid w:val="00C87F16"/>
    <w:rsid w:val="00C900D4"/>
    <w:rsid w:val="00C92606"/>
    <w:rsid w:val="00CA003B"/>
    <w:rsid w:val="00CA05D8"/>
    <w:rsid w:val="00CE252D"/>
    <w:rsid w:val="00D01180"/>
    <w:rsid w:val="00D33A41"/>
    <w:rsid w:val="00D33A56"/>
    <w:rsid w:val="00D355D1"/>
    <w:rsid w:val="00D37DDA"/>
    <w:rsid w:val="00D417E8"/>
    <w:rsid w:val="00D44EA3"/>
    <w:rsid w:val="00D64327"/>
    <w:rsid w:val="00D71CBC"/>
    <w:rsid w:val="00D8080C"/>
    <w:rsid w:val="00D82B9A"/>
    <w:rsid w:val="00D94D29"/>
    <w:rsid w:val="00DA3549"/>
    <w:rsid w:val="00DC3DDC"/>
    <w:rsid w:val="00DC42EF"/>
    <w:rsid w:val="00E01313"/>
    <w:rsid w:val="00E103B6"/>
    <w:rsid w:val="00E124CE"/>
    <w:rsid w:val="00E27533"/>
    <w:rsid w:val="00E3685B"/>
    <w:rsid w:val="00E417FD"/>
    <w:rsid w:val="00E5121C"/>
    <w:rsid w:val="00E55F69"/>
    <w:rsid w:val="00E62AB3"/>
    <w:rsid w:val="00E84245"/>
    <w:rsid w:val="00E84538"/>
    <w:rsid w:val="00E85F0E"/>
    <w:rsid w:val="00E869D1"/>
    <w:rsid w:val="00EC0524"/>
    <w:rsid w:val="00EE4803"/>
    <w:rsid w:val="00EF2B63"/>
    <w:rsid w:val="00F01266"/>
    <w:rsid w:val="00F04A2A"/>
    <w:rsid w:val="00F20DAB"/>
    <w:rsid w:val="00F40029"/>
    <w:rsid w:val="00F4533A"/>
    <w:rsid w:val="00F61CDF"/>
    <w:rsid w:val="00F96588"/>
    <w:rsid w:val="00FA7E03"/>
    <w:rsid w:val="00FB09A9"/>
    <w:rsid w:val="00FB3CAC"/>
    <w:rsid w:val="00FC161D"/>
    <w:rsid w:val="00FD6ADF"/>
    <w:rsid w:val="00FD7A1E"/>
    <w:rsid w:val="00FE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BF0693"/>
  <w15:chartTrackingRefBased/>
  <w15:docId w15:val="{1CF8CF2A-772E-AD4A-A8E3-FDAA6B55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7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B72B9"/>
  </w:style>
  <w:style w:type="character" w:styleId="Strong">
    <w:name w:val="Strong"/>
    <w:basedOn w:val="DefaultParagraphFont"/>
    <w:uiPriority w:val="22"/>
    <w:qFormat/>
    <w:rsid w:val="000B72B9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B72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2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2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2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2B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B72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Lorenz, G. (Georg)</dc:creator>
  <cp:keywords/>
  <dc:description/>
  <cp:lastModifiedBy>Lorenz, G. (Georg)</cp:lastModifiedBy>
  <cp:revision>3</cp:revision>
  <dcterms:created xsi:type="dcterms:W3CDTF">2026-07-31T10:06:00Z</dcterms:created>
  <dcterms:modified xsi:type="dcterms:W3CDTF">2026-07-31T10:55:00Z</dcterms:modified>
</cp:coreProperties>
</file>